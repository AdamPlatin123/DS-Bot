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 xml:space="preserve">Revenue grew </w:t>
      </w:r>
      <w:ins w:id="10" w:author="Ana">
        <w:r>
          <w:t xml:space="preserve"> fast</w:t>
        </w:r>
      </w:ins>
      <w:r>
        <w:t xml:space="preserve"> in the north</w:t>
      </w:r>
      <w:del w:id="11" w:author="Ana">
        <w:r>
          <w:delText xml:space="preserve"> old</w:delText>
        </w:r>
      </w:del>
      <w:moveFromRangeStart w:name="m1" w:id="12"/>
      <w:r>
        <w:t xml:space="preserve"> region</w:t>
      </w:r>
      <w:moveFromRangeEnd/>
      <w:r>
        <w:rPr>
          <w:rPrChange w:id="13" w:author="Ana">
            <w:rPr>
              <w:b/>
            </w:rPr>
          </w:rPrChange>
        </w:rPr>
        <w:t>.</w:t>
      </w:r>
      <w:moveToRangeStart w:name="m1" w:id="14"/>
      <w:moveTo w:id="16" w:author="Ana">
        <w:r>
          <w:t xml:space="preserve"> moved</w:t>
        </w:r>
      </w:moveTo>
      <w:moveToRangeEnd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Region totals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commentRangeStart w:id="0"/>
      <w:r>
        <w:t>Second paragraph with a field:</w:t>
      </w:r>
      <w:commentRangeEnd w:id="0"/>
      <w:r>
        <w:commentReference w:id="0"/>
      </w:r>
    </w:p>
    <w:p>
      <w:r/>
    </w:p>
    <w:p>
      <w:pPr>
        <w:rPr>
          <w:del w:id="15" w:author="Ana"/>
        </w:rPr>
      </w:pPr>
      <w:r>
        <w:t>Final closing paragraph.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</w:body>
</w:document>
</file>

<file path=word/comments.xml><?xml version="1.0" encoding="utf-8"?>
<w:comments xmlns:w="http://schemas.openxmlformats.org/wordprocessingml/2006/main">
  <w:comment w:id="0" w:author="Ana" w:initials="A" w:date="2026-10-01T00:00:00Z">
    <w:p>
      <w:r>
        <w:t>Check this field.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